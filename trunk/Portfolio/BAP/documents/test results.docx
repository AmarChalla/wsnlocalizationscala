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E46" w:rsidRDefault="000C5E46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 w:rsidRPr="000C5E46">
        <w:rPr>
          <w:noProof/>
          <w:lang w:val="nl-BE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842926" cy="7283395"/>
            <wp:effectExtent l="19050" t="0" r="0" b="0"/>
            <wp:wrapSquare wrapText="bothSides"/>
            <wp:docPr id="5" name="Picture 1" descr="C:\Documents and Settings\peter\Mijn documenten\SVN\portfolio\images\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eter\Mijn documenten\SVN\portfolio\images\poste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728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6812C1" w:rsidRDefault="006812C1" w:rsidP="006812C1">
      <w:pPr>
        <w:pStyle w:val="Titel"/>
      </w:pPr>
      <w:r>
        <w:lastRenderedPageBreak/>
        <w:t>Results</w:t>
      </w:r>
    </w:p>
    <w:p w:rsidR="003413AC" w:rsidRDefault="003413AC" w:rsidP="003413AC">
      <w:pPr>
        <w:pStyle w:val="Kop1"/>
      </w:pPr>
      <w:r w:rsidRPr="000C5EE0">
        <w:t>multihoposcilloscope</w:t>
      </w:r>
    </w:p>
    <w:p w:rsidR="00F0158A" w:rsidRPr="00F0158A" w:rsidRDefault="00F0158A" w:rsidP="00F0158A">
      <w:r>
        <w:t xml:space="preserve">Our first application is called </w:t>
      </w:r>
      <w:proofErr w:type="spellStart"/>
      <w:r>
        <w:t>multihoposcilloscope</w:t>
      </w:r>
      <w:proofErr w:type="spellEnd"/>
      <w:r>
        <w:t xml:space="preserve">. Basically it is an application which implements </w:t>
      </w:r>
      <w:proofErr w:type="spellStart"/>
      <w:r>
        <w:t>multihop</w:t>
      </w:r>
      <w:proofErr w:type="spellEnd"/>
      <w:r>
        <w:t xml:space="preserve"> routing. It makes use of 1 sensor. That data is being transmitted to the root node in the network.</w:t>
      </w:r>
    </w:p>
    <w:p w:rsidR="000C5EE0" w:rsidRPr="00E56B80" w:rsidRDefault="000C5EE0" w:rsidP="000C5EE0">
      <w:pPr>
        <w:pStyle w:val="Kop2"/>
      </w:pPr>
      <w:r w:rsidRPr="00E56B80">
        <w:t>Test Situation</w:t>
      </w:r>
    </w:p>
    <w:p w:rsidR="000C5EE0" w:rsidRPr="00E56B80" w:rsidRDefault="000C5EE0" w:rsidP="000C5EE0">
      <w:pPr>
        <w:pStyle w:val="Geenafstand"/>
      </w:pPr>
    </w:p>
    <w:p w:rsidR="000C5EE0" w:rsidRPr="00E56B80" w:rsidRDefault="000C5EE0" w:rsidP="000C5EE0">
      <w:pPr>
        <w:pStyle w:val="Geenafstand"/>
      </w:pPr>
      <w:r w:rsidRPr="00E56B80">
        <w:t>We have 3 wireless TelosB sensors with a</w:t>
      </w:r>
      <w:r w:rsidR="00F2621C">
        <w:t>n</w:t>
      </w:r>
      <w:r w:rsidRPr="00E56B80">
        <w:t xml:space="preserve"> assigned ID of 10</w:t>
      </w:r>
      <w:r>
        <w:t>(N1)</w:t>
      </w:r>
      <w:r w:rsidRPr="00E56B80">
        <w:t>, 11</w:t>
      </w:r>
      <w:r>
        <w:t>(N2)</w:t>
      </w:r>
      <w:r w:rsidRPr="00E56B80">
        <w:t xml:space="preserve"> and 500</w:t>
      </w:r>
      <w:r>
        <w:t xml:space="preserve"> (RN)</w:t>
      </w:r>
      <w:r w:rsidRPr="00E56B80">
        <w:t xml:space="preserve">. </w:t>
      </w:r>
    </w:p>
    <w:p w:rsidR="000C5EE0" w:rsidRPr="00E56B80" w:rsidRDefault="000C5EE0" w:rsidP="000C5EE0">
      <w:pPr>
        <w:pStyle w:val="Geenafstand"/>
      </w:pPr>
      <w:r w:rsidRPr="00E56B80">
        <w:t>The TelosB has the following specifications about range:</w:t>
      </w:r>
    </w:p>
    <w:p w:rsidR="000C5EE0" w:rsidRPr="00E56B80" w:rsidRDefault="000C5EE0" w:rsidP="000C5EE0">
      <w:pPr>
        <w:pStyle w:val="Geenafstand"/>
      </w:pPr>
    </w:p>
    <w:tbl>
      <w:tblPr>
        <w:tblStyle w:val="Tabelraster"/>
        <w:tblW w:w="0" w:type="auto"/>
        <w:tblLook w:val="04A0"/>
      </w:tblPr>
      <w:tblGrid>
        <w:gridCol w:w="4606"/>
        <w:gridCol w:w="4606"/>
      </w:tblGrid>
      <w:tr w:rsidR="000C5EE0" w:rsidRPr="00E56B80" w:rsidTr="00C95A17">
        <w:tc>
          <w:tcPr>
            <w:tcW w:w="4606" w:type="dxa"/>
          </w:tcPr>
          <w:p w:rsidR="000C5EE0" w:rsidRPr="00E56B80" w:rsidRDefault="000C5EE0" w:rsidP="00C95A17">
            <w:r w:rsidRPr="00E56B80">
              <w:t>range (outdoor)</w:t>
            </w:r>
          </w:p>
        </w:tc>
        <w:tc>
          <w:tcPr>
            <w:tcW w:w="4606" w:type="dxa"/>
          </w:tcPr>
          <w:p w:rsidR="000C5EE0" w:rsidRPr="00E56B80" w:rsidRDefault="000C5EE0" w:rsidP="00C95A17">
            <w:r w:rsidRPr="00E56B80">
              <w:t>75m to 100m</w:t>
            </w:r>
          </w:p>
        </w:tc>
      </w:tr>
      <w:tr w:rsidR="000C5EE0" w:rsidRPr="00E56B80" w:rsidTr="00C95A17">
        <w:tc>
          <w:tcPr>
            <w:tcW w:w="4606" w:type="dxa"/>
          </w:tcPr>
          <w:p w:rsidR="000C5EE0" w:rsidRPr="00E56B80" w:rsidRDefault="000C5EE0" w:rsidP="00C95A17">
            <w:r w:rsidRPr="00E56B80">
              <w:t>range (indoor)</w:t>
            </w:r>
          </w:p>
        </w:tc>
        <w:tc>
          <w:tcPr>
            <w:tcW w:w="4606" w:type="dxa"/>
          </w:tcPr>
          <w:p w:rsidR="000C5EE0" w:rsidRPr="00E56B80" w:rsidRDefault="000C5EE0" w:rsidP="00C95A17">
            <w:r w:rsidRPr="00E56B80">
              <w:t>20m to 30m</w:t>
            </w:r>
          </w:p>
        </w:tc>
      </w:tr>
    </w:tbl>
    <w:p w:rsidR="000C5EE0" w:rsidRPr="00E56B80" w:rsidRDefault="000C5EE0" w:rsidP="000C5EE0">
      <w:pPr>
        <w:pStyle w:val="Geenafstand"/>
      </w:pPr>
    </w:p>
    <w:p w:rsidR="000C5EE0" w:rsidRDefault="005A095E" w:rsidP="00886ABD">
      <w:pPr>
        <w:pStyle w:val="Geenafstand"/>
        <w:jc w:val="center"/>
      </w:pPr>
      <w:ins w:id="0" w:author="Poseidon" w:date="2008-05-29T21:56:00Z">
        <w:r>
          <w:rPr>
            <w:noProof/>
            <w:lang w:val="nl-BE" w:eastAsia="zh-CN" w:bidi="ar-SA"/>
          </w:rPr>
          <w:drawing>
            <wp:inline distT="0" distB="0" distL="0" distR="0">
              <wp:extent cx="3587344" cy="1634733"/>
              <wp:effectExtent l="19050" t="19050" r="13106" b="22617"/>
              <wp:docPr id="3" name="Afbeelding 2" descr="C:\Users\Poseidon\Documents\bachelor\CVS\extra images\experiment1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Poseidon\Documents\bachelor\CVS\extra images\experiment1.jpg"/>
                      <pic:cNvPicPr>
                        <a:picLocks noChangeAspect="1" noChangeArrowheads="1"/>
                      </pic:cNvPicPr>
                    </pic:nvPicPr>
                    <pic:blipFill>
                      <a:blip r:embed="rId7"/>
                      <a:srcRect b="530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87344" cy="1634733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0C5EE0" w:rsidRPr="000C5EE0" w:rsidRDefault="000C5EE0" w:rsidP="000C5EE0">
      <w:pPr>
        <w:pStyle w:val="Geenafstand"/>
      </w:pPr>
    </w:p>
    <w:p w:rsidR="000C5EE0" w:rsidRDefault="000C5EE0" w:rsidP="000C5EE0">
      <w:pPr>
        <w:pStyle w:val="Geenafstand"/>
      </w:pPr>
    </w:p>
    <w:p w:rsidR="00F0158A" w:rsidRDefault="000C5EE0" w:rsidP="000C5EE0">
      <w:pPr>
        <w:pStyle w:val="Geenafstand"/>
      </w:pPr>
      <w:r w:rsidRPr="00E56B80">
        <w:t>We have tested the application in an apartment build</w:t>
      </w:r>
      <w:r>
        <w:t>ing, so the range was limited. Th</w:t>
      </w:r>
      <w:r w:rsidRPr="00E56B80">
        <w:t xml:space="preserve">e root has 500 as ID, so it normally receives all transmitted packets from the nodes. Node 11 was dropped 2 floors lower than the root, so it was out of range. We placed mote 10 one floor lower, so it is in range of the root and node 11. </w:t>
      </w:r>
    </w:p>
    <w:p w:rsidR="00F0158A" w:rsidRDefault="00F0158A" w:rsidP="000C5EE0">
      <w:pPr>
        <w:pStyle w:val="Geenafstand"/>
      </w:pPr>
    </w:p>
    <w:p w:rsidR="00F0158A" w:rsidRDefault="00F0158A" w:rsidP="00F0158A">
      <w:pPr>
        <w:pStyle w:val="Kop2"/>
      </w:pPr>
      <w:r>
        <w:t>result</w:t>
      </w:r>
    </w:p>
    <w:p w:rsidR="00F0158A" w:rsidRDefault="00F0158A" w:rsidP="000C5EE0">
      <w:pPr>
        <w:pStyle w:val="Geenafstand"/>
      </w:pPr>
    </w:p>
    <w:p w:rsidR="000C5EE0" w:rsidRPr="00E56B80" w:rsidRDefault="00F0158A" w:rsidP="000C5EE0">
      <w:pPr>
        <w:pStyle w:val="Geenafstand"/>
      </w:pPr>
      <w:r>
        <w:t>On the graphical java GUI</w:t>
      </w:r>
      <w:r w:rsidR="000C5EE0" w:rsidRPr="00E56B80">
        <w:t xml:space="preserve"> we </w:t>
      </w:r>
      <w:r w:rsidR="008E6A60">
        <w:t>can see</w:t>
      </w:r>
      <w:r w:rsidR="000C5EE0" w:rsidRPr="00E56B80">
        <w:t xml:space="preserve"> that all the nodes were detected by the root, so the </w:t>
      </w:r>
      <w:proofErr w:type="spellStart"/>
      <w:r w:rsidR="000C5EE0" w:rsidRPr="00E56B80">
        <w:t>multihop</w:t>
      </w:r>
      <w:proofErr w:type="spellEnd"/>
      <w:r w:rsidR="000C5EE0" w:rsidRPr="00E56B80">
        <w:t xml:space="preserve"> network is successful.</w:t>
      </w:r>
    </w:p>
    <w:p w:rsidR="000C5EE0" w:rsidRPr="00E56B80" w:rsidRDefault="000C5E46" w:rsidP="000C5EE0">
      <w:pPr>
        <w:pStyle w:val="Geenafstand"/>
      </w:pPr>
      <w:r w:rsidRPr="000C5E46">
        <w:rPr>
          <w:noProof/>
          <w:lang w:val="nl-BE" w:eastAsia="zh-CN" w:bidi="ar-SA"/>
        </w:rPr>
        <w:drawing>
          <wp:inline distT="0" distB="0" distL="0" distR="0">
            <wp:extent cx="4289602" cy="2141962"/>
            <wp:effectExtent l="19050" t="0" r="0" b="0"/>
            <wp:docPr id="6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59" cy="214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EE0" w:rsidRPr="00E56B80" w:rsidRDefault="000C5EE0" w:rsidP="000C5EE0">
      <w:pPr>
        <w:pStyle w:val="Geenafstand"/>
      </w:pPr>
    </w:p>
    <w:p w:rsidR="000C5EE0" w:rsidRDefault="00886ABD" w:rsidP="00886ABD">
      <w:pPr>
        <w:pStyle w:val="Kop1"/>
        <w:rPr>
          <w:lang w:val="fr-BE"/>
        </w:rPr>
      </w:pPr>
      <w:r w:rsidRPr="008E6A60">
        <w:rPr>
          <w:lang w:val="fr-BE"/>
        </w:rPr>
        <w:lastRenderedPageBreak/>
        <w:t>multi hop/sens oscilloscope (peter)</w:t>
      </w:r>
    </w:p>
    <w:p w:rsidR="008E6A60" w:rsidRDefault="008E6A60" w:rsidP="008E6A60">
      <w:r>
        <w:t xml:space="preserve">The </w:t>
      </w:r>
      <w:proofErr w:type="spellStart"/>
      <w:r>
        <w:t>multihop</w:t>
      </w:r>
      <w:proofErr w:type="spellEnd"/>
      <w:r>
        <w:t>/</w:t>
      </w:r>
      <w:proofErr w:type="spellStart"/>
      <w:r>
        <w:t>sens</w:t>
      </w:r>
      <w:proofErr w:type="spellEnd"/>
      <w:r>
        <w:t xml:space="preserve"> oscilloscope application is an extension to the </w:t>
      </w:r>
      <w:proofErr w:type="spellStart"/>
      <w:r>
        <w:t>multihoposcilloscope</w:t>
      </w:r>
      <w:proofErr w:type="spellEnd"/>
      <w:r>
        <w:t xml:space="preserve"> application. It implements 2 readings from 2 different sensors (light &amp; voltage). It is compatible with the Java GUI supplied by TinyOS.</w:t>
      </w:r>
    </w:p>
    <w:p w:rsidR="00886ABD" w:rsidRDefault="00886ABD" w:rsidP="00886ABD">
      <w:pPr>
        <w:pStyle w:val="Kop2"/>
      </w:pPr>
      <w:r>
        <w:t>test situation</w:t>
      </w:r>
    </w:p>
    <w:p w:rsidR="008E6A60" w:rsidRDefault="008E6A60" w:rsidP="008E6A60">
      <w:pPr>
        <w:pStyle w:val="Geenafstand"/>
      </w:pPr>
    </w:p>
    <w:p w:rsidR="008E6A60" w:rsidRDefault="008E6A60" w:rsidP="008E6A60">
      <w:pPr>
        <w:pStyle w:val="Geenafstand"/>
      </w:pPr>
      <w:r w:rsidRPr="00E56B80">
        <w:t xml:space="preserve">We have </w:t>
      </w:r>
      <w:r>
        <w:t>2</w:t>
      </w:r>
      <w:r w:rsidRPr="00E56B80">
        <w:t xml:space="preserve"> wireless TelosB sensors</w:t>
      </w:r>
      <w:r>
        <w:t xml:space="preserve">. Each node has 2 different ID’s, one for each sensor. So, the root node(RN) has the ID’s 500 and 501. The second node(N1) has the ID’s </w:t>
      </w:r>
      <w:r w:rsidR="000C5E46">
        <w:t>10</w:t>
      </w:r>
      <w:r>
        <w:t xml:space="preserve"> and </w:t>
      </w:r>
      <w:r w:rsidR="000C5E46">
        <w:t>11</w:t>
      </w:r>
      <w:r w:rsidRPr="00E56B80">
        <w:t xml:space="preserve">. </w:t>
      </w:r>
      <w:r w:rsidR="000C5E46">
        <w:t xml:space="preserve">Note that the values from RN are not correct. This is because the mote has no sensors except for a voltage sensor. The data it sends is therefore erroneous. </w:t>
      </w:r>
    </w:p>
    <w:p w:rsidR="00886ABD" w:rsidRDefault="00886ABD" w:rsidP="00886ABD">
      <w:pPr>
        <w:pStyle w:val="Kop2"/>
      </w:pPr>
      <w:r>
        <w:t>results</w:t>
      </w:r>
    </w:p>
    <w:p w:rsidR="00886ABD" w:rsidRDefault="00527F95" w:rsidP="00886ABD">
      <w:r w:rsidRPr="00527F95">
        <w:rPr>
          <w:noProof/>
          <w:lang w:val="nl-BE" w:eastAsia="zh-CN" w:bidi="ar-SA"/>
        </w:rPr>
        <w:drawing>
          <wp:inline distT="0" distB="0" distL="0" distR="0">
            <wp:extent cx="5602523" cy="3020850"/>
            <wp:effectExtent l="19050" t="0" r="0" b="0"/>
            <wp:docPr id="14" name="Picture 1" descr="C:\Documents and Settings\peter\Bureaublad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eter\Bureaublad\Screensho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7353" b="46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94" cy="302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A60" w:rsidRDefault="008E6A60" w:rsidP="00886ABD"/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0C5EE0" w:rsidRDefault="00F0158A" w:rsidP="00F0158A">
      <w:pPr>
        <w:pStyle w:val="Kop1"/>
      </w:pPr>
      <w:r>
        <w:lastRenderedPageBreak/>
        <w:t>multi hop/sens oscilloscope</w:t>
      </w:r>
      <w:r w:rsidR="00886ABD">
        <w:t xml:space="preserve"> (TIM)</w:t>
      </w:r>
    </w:p>
    <w:p w:rsidR="00F0158A" w:rsidRDefault="008E6A60" w:rsidP="00F0158A">
      <w:r>
        <w:t xml:space="preserve">The </w:t>
      </w:r>
      <w:proofErr w:type="spellStart"/>
      <w:r>
        <w:t>multi</w:t>
      </w:r>
      <w:r w:rsidR="00F2621C">
        <w:t>hop</w:t>
      </w:r>
      <w:proofErr w:type="spellEnd"/>
      <w:r w:rsidR="00F2621C">
        <w:t>/</w:t>
      </w:r>
      <w:proofErr w:type="spellStart"/>
      <w:r w:rsidR="00F2621C">
        <w:t>sens</w:t>
      </w:r>
      <w:proofErr w:type="spellEnd"/>
      <w:r w:rsidR="00F2621C">
        <w:t xml:space="preserve"> oscilloscope application is an extension to the </w:t>
      </w:r>
      <w:proofErr w:type="spellStart"/>
      <w:r w:rsidR="00F2621C">
        <w:t>multihoposcilloscope</w:t>
      </w:r>
      <w:proofErr w:type="spellEnd"/>
      <w:r w:rsidR="00F2621C">
        <w:t xml:space="preserve"> application. It implements 2 readings from 2 different sensors (light &amp; voltage). It is compatible with the Java GUI supplied by TinyOS</w:t>
      </w:r>
      <w:r w:rsidR="00905090">
        <w:t>.</w:t>
      </w:r>
    </w:p>
    <w:p w:rsidR="00905090" w:rsidRDefault="00905090" w:rsidP="00905090">
      <w:pPr>
        <w:pStyle w:val="Kop2"/>
      </w:pPr>
      <w:r>
        <w:t>test situation</w:t>
      </w:r>
    </w:p>
    <w:p w:rsidR="00F2621C" w:rsidRPr="00F2621C" w:rsidRDefault="00F2621C" w:rsidP="00F2621C">
      <w:pPr>
        <w:pStyle w:val="Geenafstand"/>
      </w:pPr>
    </w:p>
    <w:p w:rsidR="00F2621C" w:rsidRPr="00E56B80" w:rsidRDefault="00F2621C" w:rsidP="00F2621C">
      <w:pPr>
        <w:pStyle w:val="Geenafstand"/>
      </w:pPr>
      <w:r w:rsidRPr="00E56B80">
        <w:t xml:space="preserve">We have </w:t>
      </w:r>
      <w:r>
        <w:t>2</w:t>
      </w:r>
      <w:r w:rsidRPr="00E56B80">
        <w:t xml:space="preserve"> wireless TelosB sensors</w:t>
      </w:r>
      <w:r w:rsidR="00886ABD">
        <w:t>. Each node has 2 different ID’s, one for each sensor. So, the root node(RN) has the ID’s 500 and 501. The second node(N1) has the ID’s 400 and 401</w:t>
      </w:r>
      <w:r w:rsidRPr="00E56B80">
        <w:t xml:space="preserve">. </w:t>
      </w:r>
    </w:p>
    <w:p w:rsidR="00905090" w:rsidRPr="00905090" w:rsidRDefault="00F2621C" w:rsidP="00886ABD">
      <w:pPr>
        <w:jc w:val="center"/>
      </w:pPr>
      <w:r>
        <w:rPr>
          <w:noProof/>
          <w:lang w:val="nl-BE" w:eastAsia="zh-CN" w:bidi="ar-SA"/>
        </w:rPr>
        <w:drawing>
          <wp:inline distT="0" distB="0" distL="0" distR="0">
            <wp:extent cx="4250055" cy="2765425"/>
            <wp:effectExtent l="19050" t="0" r="0" b="0"/>
            <wp:docPr id="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EE0" w:rsidRPr="00E56B80" w:rsidRDefault="000C5EE0" w:rsidP="000C5EE0">
      <w:pPr>
        <w:pStyle w:val="Geenafstand"/>
      </w:pPr>
    </w:p>
    <w:p w:rsidR="000C5EE0" w:rsidRPr="00E56B80" w:rsidRDefault="000C5EE0" w:rsidP="000C5EE0">
      <w:pPr>
        <w:pStyle w:val="Geenafstand"/>
      </w:pPr>
    </w:p>
    <w:p w:rsidR="000C5EE0" w:rsidRPr="00E56B80" w:rsidRDefault="000C5EE0" w:rsidP="000C5EE0">
      <w:pPr>
        <w:pStyle w:val="Geenafstand"/>
      </w:pPr>
    </w:p>
    <w:p w:rsidR="000C5EE0" w:rsidRPr="00E56B80" w:rsidRDefault="00F2621C" w:rsidP="00F2621C">
      <w:pPr>
        <w:pStyle w:val="Kop2"/>
      </w:pPr>
      <w:r>
        <w:t>results</w:t>
      </w:r>
    </w:p>
    <w:p w:rsidR="00886ABD" w:rsidRPr="00687581" w:rsidRDefault="00886ABD" w:rsidP="00886ABD">
      <w:r w:rsidRPr="00687581">
        <w:t>We have added the printf library to help us to debug t</w:t>
      </w:r>
      <w:r>
        <w:t>h</w:t>
      </w:r>
      <w:r w:rsidRPr="00687581">
        <w:t>e program.</w:t>
      </w:r>
      <w:r>
        <w:t xml:space="preserve"> The log:</w:t>
      </w:r>
    </w:p>
    <w:tbl>
      <w:tblPr>
        <w:tblStyle w:val="Tabelraster"/>
        <w:tblW w:w="0" w:type="auto"/>
        <w:tblLook w:val="04A0"/>
      </w:tblPr>
      <w:tblGrid>
        <w:gridCol w:w="9212"/>
      </w:tblGrid>
      <w:tr w:rsidR="00886ABD" w:rsidRPr="00ED5619" w:rsidTr="00C95A17">
        <w:tc>
          <w:tcPr>
            <w:tcW w:w="9212" w:type="dxa"/>
          </w:tcPr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readL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start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with </w:t>
            </w:r>
            <w:r>
              <w:rPr>
                <w:rFonts w:ascii="Courier New" w:hAnsi="Courier New" w:cs="Courier New"/>
                <w:lang w:bidi="ar-SA"/>
              </w:rPr>
              <w:t>the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of the </w:t>
            </w:r>
            <w:proofErr w:type="spellStart"/>
            <w:r>
              <w:rPr>
                <w:rFonts w:ascii="Courier New" w:hAnsi="Courier New" w:cs="Courier New"/>
                <w:lang w:bidi="ar-SA"/>
              </w:rPr>
              <w:t>light</w:t>
            </w:r>
            <w:r w:rsidRPr="00ED5619">
              <w:rPr>
                <w:rFonts w:ascii="Courier New" w:hAnsi="Courier New" w:cs="Courier New"/>
                <w:lang w:bidi="ar-SA"/>
              </w:rPr>
              <w:t>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1 of </w:t>
            </w:r>
            <w:r w:rsidR="005A095E" w:rsidRPr="00ED5619">
              <w:rPr>
                <w:rFonts w:ascii="Courier New" w:hAnsi="Courier New" w:cs="Courier New"/>
                <w:lang w:bidi="ar-SA"/>
              </w:rPr>
              <w:t>t</w:t>
            </w:r>
            <w:r w:rsidR="005A095E">
              <w:rPr>
                <w:rFonts w:ascii="Courier New" w:hAnsi="Courier New" w:cs="Courier New"/>
                <w:lang w:bidi="ar-SA"/>
              </w:rPr>
              <w:t xml:space="preserve">he </w:t>
            </w:r>
            <w:r>
              <w:rPr>
                <w:rFonts w:ascii="Courier New" w:hAnsi="Courier New" w:cs="Courier New"/>
                <w:lang w:bidi="ar-SA"/>
              </w:rPr>
              <w:t>light</w:t>
            </w:r>
            <w:r w:rsidRPr="00ED5619">
              <w:rPr>
                <w:rFonts w:ascii="Courier New" w:hAnsi="Courier New" w:cs="Courier New"/>
                <w:lang w:bidi="ar-SA"/>
              </w:rPr>
              <w:t>: 2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readL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start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with</w:t>
            </w:r>
            <w:r>
              <w:rPr>
                <w:rFonts w:ascii="Courier New" w:hAnsi="Courier New" w:cs="Courier New"/>
                <w:lang w:bidi="ar-SA"/>
              </w:rPr>
              <w:t xml:space="preserve"> the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of the </w:t>
            </w:r>
            <w:proofErr w:type="spellStart"/>
            <w:r>
              <w:rPr>
                <w:rFonts w:ascii="Courier New" w:hAnsi="Courier New" w:cs="Courier New"/>
                <w:lang w:bidi="ar-SA"/>
              </w:rPr>
              <w:t>light</w:t>
            </w:r>
            <w:r w:rsidRPr="00ED5619">
              <w:rPr>
                <w:rFonts w:ascii="Courier New" w:hAnsi="Courier New" w:cs="Courier New"/>
                <w:lang w:bidi="ar-SA"/>
              </w:rPr>
              <w:t>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2 of </w:t>
            </w:r>
            <w:r w:rsidR="005A095E" w:rsidRPr="00ED5619">
              <w:rPr>
                <w:rFonts w:ascii="Courier New" w:hAnsi="Courier New" w:cs="Courier New"/>
                <w:lang w:bidi="ar-SA"/>
              </w:rPr>
              <w:t>t</w:t>
            </w:r>
            <w:r w:rsidR="005A095E">
              <w:rPr>
                <w:rFonts w:ascii="Courier New" w:hAnsi="Courier New" w:cs="Courier New"/>
                <w:lang w:bidi="ar-SA"/>
              </w:rPr>
              <w:t xml:space="preserve">he </w:t>
            </w:r>
            <w:r>
              <w:rPr>
                <w:rFonts w:ascii="Courier New" w:hAnsi="Courier New" w:cs="Courier New"/>
                <w:lang w:bidi="ar-SA"/>
              </w:rPr>
              <w:t>light</w:t>
            </w:r>
            <w:r w:rsidRPr="00ED5619">
              <w:rPr>
                <w:rFonts w:ascii="Courier New" w:hAnsi="Courier New" w:cs="Courier New"/>
                <w:lang w:bidi="ar-SA"/>
              </w:rPr>
              <w:t>: 2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readL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>start with</w:t>
            </w:r>
            <w:r>
              <w:rPr>
                <w:rFonts w:ascii="Courier New" w:hAnsi="Courier New" w:cs="Courier New"/>
                <w:lang w:bidi="ar-SA"/>
              </w:rPr>
              <w:t xml:space="preserve"> the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of the </w:t>
            </w:r>
            <w:proofErr w:type="spellStart"/>
            <w:r>
              <w:rPr>
                <w:rFonts w:ascii="Courier New" w:hAnsi="Courier New" w:cs="Courier New"/>
                <w:lang w:bidi="ar-SA"/>
              </w:rPr>
              <w:t>light</w:t>
            </w:r>
            <w:r w:rsidRPr="00ED5619">
              <w:rPr>
                <w:rFonts w:ascii="Courier New" w:hAnsi="Courier New" w:cs="Courier New"/>
                <w:lang w:bidi="ar-SA"/>
              </w:rPr>
              <w:t>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3 of </w:t>
            </w:r>
            <w:r w:rsidR="005A095E" w:rsidRPr="00ED5619">
              <w:rPr>
                <w:rFonts w:ascii="Courier New" w:hAnsi="Courier New" w:cs="Courier New"/>
                <w:lang w:bidi="ar-SA"/>
              </w:rPr>
              <w:t>t</w:t>
            </w:r>
            <w:r w:rsidR="005A095E">
              <w:rPr>
                <w:rFonts w:ascii="Courier New" w:hAnsi="Courier New" w:cs="Courier New"/>
                <w:lang w:bidi="ar-SA"/>
              </w:rPr>
              <w:t xml:space="preserve">he </w:t>
            </w:r>
            <w:r>
              <w:rPr>
                <w:rFonts w:ascii="Courier New" w:hAnsi="Courier New" w:cs="Courier New"/>
                <w:lang w:bidi="ar-SA"/>
              </w:rPr>
              <w:t>light</w:t>
            </w:r>
            <w:r w:rsidRPr="00ED5619">
              <w:rPr>
                <w:rFonts w:ascii="Courier New" w:hAnsi="Courier New" w:cs="Courier New"/>
                <w:lang w:bidi="ar-SA"/>
              </w:rPr>
              <w:t>: 2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readL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>start with</w:t>
            </w:r>
            <w:r>
              <w:rPr>
                <w:rFonts w:ascii="Courier New" w:hAnsi="Courier New" w:cs="Courier New"/>
                <w:lang w:bidi="ar-SA"/>
              </w:rPr>
              <w:t xml:space="preserve"> </w:t>
            </w:r>
            <w:r w:rsidRPr="00ED5619">
              <w:rPr>
                <w:rFonts w:ascii="Courier New" w:hAnsi="Courier New" w:cs="Courier New"/>
                <w:lang w:bidi="ar-SA"/>
              </w:rPr>
              <w:t>t</w:t>
            </w:r>
            <w:r>
              <w:rPr>
                <w:rFonts w:ascii="Courier New" w:hAnsi="Courier New" w:cs="Courier New"/>
                <w:lang w:bidi="ar-SA"/>
              </w:rPr>
              <w:t>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of the </w:t>
            </w:r>
            <w:proofErr w:type="spellStart"/>
            <w:r>
              <w:rPr>
                <w:rFonts w:ascii="Courier New" w:hAnsi="Courier New" w:cs="Courier New"/>
                <w:lang w:bidi="ar-SA"/>
              </w:rPr>
              <w:t>light</w:t>
            </w:r>
            <w:r w:rsidRPr="00ED5619">
              <w:rPr>
                <w:rFonts w:ascii="Courier New" w:hAnsi="Courier New" w:cs="Courier New"/>
                <w:lang w:bidi="ar-SA"/>
              </w:rPr>
              <w:t>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4 of </w:t>
            </w:r>
            <w:r w:rsidR="005A095E" w:rsidRPr="00ED5619">
              <w:rPr>
                <w:rFonts w:ascii="Courier New" w:hAnsi="Courier New" w:cs="Courier New"/>
                <w:lang w:bidi="ar-SA"/>
              </w:rPr>
              <w:t>t</w:t>
            </w:r>
            <w:r w:rsidR="005A095E">
              <w:rPr>
                <w:rFonts w:ascii="Courier New" w:hAnsi="Courier New" w:cs="Courier New"/>
                <w:lang w:bidi="ar-SA"/>
              </w:rPr>
              <w:t xml:space="preserve">he </w:t>
            </w:r>
            <w:r>
              <w:rPr>
                <w:rFonts w:ascii="Courier New" w:hAnsi="Courier New" w:cs="Courier New"/>
                <w:lang w:bidi="ar-SA"/>
              </w:rPr>
              <w:t>light</w:t>
            </w:r>
            <w:r w:rsidRPr="00ED5619">
              <w:rPr>
                <w:rFonts w:ascii="Courier New" w:hAnsi="Courier New" w:cs="Courier New"/>
                <w:lang w:bidi="ar-SA"/>
              </w:rPr>
              <w:t>: 2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readL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>start with</w:t>
            </w:r>
            <w:r>
              <w:rPr>
                <w:rFonts w:ascii="Courier New" w:hAnsi="Courier New" w:cs="Courier New"/>
                <w:lang w:bidi="ar-SA"/>
              </w:rPr>
              <w:t xml:space="preserve"> </w:t>
            </w:r>
            <w:r w:rsidRPr="00ED5619">
              <w:rPr>
                <w:rFonts w:ascii="Courier New" w:hAnsi="Courier New" w:cs="Courier New"/>
                <w:lang w:bidi="ar-SA"/>
              </w:rPr>
              <w:t>t</w:t>
            </w:r>
            <w:r>
              <w:rPr>
                <w:rFonts w:ascii="Courier New" w:hAnsi="Courier New" w:cs="Courier New"/>
                <w:lang w:bidi="ar-SA"/>
              </w:rPr>
              <w:t>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of the </w:t>
            </w:r>
            <w:proofErr w:type="spellStart"/>
            <w:r>
              <w:rPr>
                <w:rFonts w:ascii="Courier New" w:hAnsi="Courier New" w:cs="Courier New"/>
                <w:lang w:bidi="ar-SA"/>
              </w:rPr>
              <w:t>light</w:t>
            </w:r>
            <w:r w:rsidRPr="00ED5619">
              <w:rPr>
                <w:rFonts w:ascii="Courier New" w:hAnsi="Courier New" w:cs="Courier New"/>
                <w:lang w:bidi="ar-SA"/>
              </w:rPr>
              <w:t>sensor</w:t>
            </w:r>
            <w:proofErr w:type="spellEnd"/>
          </w:p>
          <w:p w:rsidR="00886ABD" w:rsidRPr="00886ABD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886ABD">
              <w:rPr>
                <w:rFonts w:ascii="Courier New" w:hAnsi="Courier New" w:cs="Courier New"/>
                <w:lang w:bidi="ar-SA"/>
              </w:rPr>
              <w:t xml:space="preserve"> 5 of het light: 2</w:t>
            </w:r>
          </w:p>
          <w:p w:rsidR="00886ABD" w:rsidRPr="00886ABD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886ABD">
              <w:rPr>
                <w:rFonts w:ascii="Courier New" w:hAnsi="Courier New" w:cs="Courier New"/>
                <w:lang w:bidi="ar-SA"/>
              </w:rPr>
              <w:t>NEXTREADINGREADY is TRUE</w:t>
            </w:r>
          </w:p>
          <w:p w:rsidR="00886ABD" w:rsidRPr="00775C37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775C37">
              <w:rPr>
                <w:rFonts w:ascii="Courier New" w:hAnsi="Courier New" w:cs="Courier New"/>
                <w:lang w:bidi="ar-SA"/>
              </w:rPr>
              <w:t xml:space="preserve">There are 5 readings of the </w:t>
            </w:r>
            <w:proofErr w:type="spellStart"/>
            <w:r w:rsidRPr="00775C37">
              <w:rPr>
                <w:rFonts w:ascii="Courier New" w:hAnsi="Courier New" w:cs="Courier New"/>
                <w:lang w:bidi="ar-SA"/>
              </w:rPr>
              <w:t>lightsensor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The send is free </w:t>
            </w:r>
            <w:r>
              <w:rPr>
                <w:rFonts w:ascii="Courier New" w:hAnsi="Courier New" w:cs="Courier New"/>
                <w:lang w:bidi="ar-SA"/>
              </w:rPr>
              <w:t>for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the </w:t>
            </w:r>
            <w:r>
              <w:rPr>
                <w:rFonts w:ascii="Courier New" w:hAnsi="Courier New" w:cs="Courier New"/>
                <w:lang w:bidi="ar-SA"/>
              </w:rPr>
              <w:t>transmission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of </w:t>
            </w:r>
            <w:r>
              <w:rPr>
                <w:rFonts w:ascii="Courier New" w:hAnsi="Courier New" w:cs="Courier New"/>
                <w:lang w:bidi="ar-SA"/>
              </w:rPr>
              <w:t>the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lightme</w:t>
            </w:r>
            <w:r>
              <w:rPr>
                <w:rFonts w:ascii="Courier New" w:hAnsi="Courier New" w:cs="Courier New"/>
                <w:lang w:bidi="ar-SA"/>
              </w:rPr>
              <w:t>asurements</w:t>
            </w:r>
            <w:proofErr w:type="spellEnd"/>
          </w:p>
          <w:p w:rsidR="00886ABD" w:rsidRPr="00775C37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775C37">
              <w:rPr>
                <w:rFonts w:ascii="Courier New" w:hAnsi="Courier New" w:cs="Courier New"/>
                <w:lang w:bidi="ar-SA"/>
              </w:rPr>
              <w:t xml:space="preserve">transmitting of the </w:t>
            </w:r>
            <w:r>
              <w:rPr>
                <w:rFonts w:ascii="Courier New" w:hAnsi="Courier New" w:cs="Courier New"/>
                <w:lang w:bidi="ar-SA"/>
              </w:rPr>
              <w:t>measurements</w:t>
            </w:r>
            <w:r w:rsidRPr="00775C37">
              <w:rPr>
                <w:rFonts w:ascii="Courier New" w:hAnsi="Courier New" w:cs="Courier New"/>
                <w:lang w:bidi="ar-SA"/>
              </w:rPr>
              <w:t xml:space="preserve"> of het light is </w:t>
            </w:r>
            <w:proofErr w:type="spellStart"/>
            <w:r w:rsidRPr="00775C37">
              <w:rPr>
                <w:rFonts w:ascii="Courier New" w:hAnsi="Courier New" w:cs="Courier New"/>
                <w:lang w:bidi="ar-SA"/>
              </w:rPr>
              <w:t>successfull</w:t>
            </w:r>
            <w:proofErr w:type="spellEnd"/>
          </w:p>
          <w:p w:rsidR="00886ABD" w:rsidRPr="00775C37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proofErr w:type="spellStart"/>
            <w:r w:rsidRPr="00775C37">
              <w:rPr>
                <w:rFonts w:ascii="Courier New" w:hAnsi="Courier New" w:cs="Courier New"/>
                <w:lang w:bidi="ar-SA"/>
              </w:rPr>
              <w:lastRenderedPageBreak/>
              <w:t>light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proofErr w:type="spellEnd"/>
            <w:r w:rsidRPr="00775C37">
              <w:rPr>
                <w:rFonts w:ascii="Courier New" w:hAnsi="Courier New" w:cs="Courier New"/>
                <w:lang w:bidi="ar-SA"/>
              </w:rPr>
              <w:t xml:space="preserve"> is transmitted with mote ID: 500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readD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readD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>start with t</w:t>
            </w:r>
            <w:r>
              <w:rPr>
                <w:rFonts w:ascii="Courier New" w:hAnsi="Courier New" w:cs="Courier New"/>
                <w:lang w:bidi="ar-SA"/>
              </w:rPr>
              <w:t>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of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the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themosensor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2 of </w:t>
            </w:r>
            <w:r w:rsidR="005A095E" w:rsidRPr="00ED5619">
              <w:rPr>
                <w:rFonts w:ascii="Courier New" w:hAnsi="Courier New" w:cs="Courier New"/>
                <w:lang w:bidi="ar-SA"/>
              </w:rPr>
              <w:t>t</w:t>
            </w:r>
            <w:r w:rsidR="005A095E">
              <w:rPr>
                <w:rFonts w:ascii="Courier New" w:hAnsi="Courier New" w:cs="Courier New"/>
                <w:lang w:bidi="ar-SA"/>
              </w:rPr>
              <w:t>he</w:t>
            </w:r>
            <w:r w:rsidR="005A095E"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themosensor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: 40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readD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start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with</w:t>
            </w:r>
            <w:r>
              <w:rPr>
                <w:rFonts w:ascii="Courier New" w:hAnsi="Courier New" w:cs="Courier New"/>
                <w:lang w:bidi="ar-SA"/>
              </w:rPr>
              <w:t xml:space="preserve"> </w:t>
            </w:r>
            <w:r w:rsidRPr="00ED5619">
              <w:rPr>
                <w:rFonts w:ascii="Courier New" w:hAnsi="Courier New" w:cs="Courier New"/>
                <w:lang w:bidi="ar-SA"/>
              </w:rPr>
              <w:t>t</w:t>
            </w:r>
            <w:r>
              <w:rPr>
                <w:rFonts w:ascii="Courier New" w:hAnsi="Courier New" w:cs="Courier New"/>
                <w:lang w:bidi="ar-SA"/>
              </w:rPr>
              <w:t>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of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the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themosensor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3 of </w:t>
            </w:r>
            <w:r w:rsidR="005A095E" w:rsidRPr="00ED5619">
              <w:rPr>
                <w:rFonts w:ascii="Courier New" w:hAnsi="Courier New" w:cs="Courier New"/>
                <w:lang w:bidi="ar-SA"/>
              </w:rPr>
              <w:t>t</w:t>
            </w:r>
            <w:r w:rsidR="005A095E">
              <w:rPr>
                <w:rFonts w:ascii="Courier New" w:hAnsi="Courier New" w:cs="Courier New"/>
                <w:lang w:bidi="ar-SA"/>
              </w:rPr>
              <w:t>he</w:t>
            </w:r>
            <w:r w:rsidR="005A095E"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themosensor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: 40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readD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with </w:t>
            </w:r>
            <w:r>
              <w:rPr>
                <w:rFonts w:ascii="Courier New" w:hAnsi="Courier New" w:cs="Courier New"/>
                <w:lang w:bidi="ar-SA"/>
              </w:rPr>
              <w:t>the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of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the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themosensor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4 of </w:t>
            </w:r>
            <w:r w:rsidR="005A095E" w:rsidRPr="00ED5619">
              <w:rPr>
                <w:rFonts w:ascii="Courier New" w:hAnsi="Courier New" w:cs="Courier New"/>
                <w:lang w:bidi="ar-SA"/>
              </w:rPr>
              <w:t>t</w:t>
            </w:r>
            <w:r w:rsidR="005A095E">
              <w:rPr>
                <w:rFonts w:ascii="Courier New" w:hAnsi="Courier New" w:cs="Courier New"/>
                <w:lang w:bidi="ar-SA"/>
              </w:rPr>
              <w:t>he</w:t>
            </w:r>
            <w:r w:rsidR="005A095E"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themosensor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: 40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start of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readD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!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start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with</w:t>
            </w:r>
            <w:r>
              <w:rPr>
                <w:rFonts w:ascii="Courier New" w:hAnsi="Courier New" w:cs="Courier New"/>
                <w:lang w:bidi="ar-SA"/>
              </w:rPr>
              <w:t xml:space="preserve"> </w:t>
            </w:r>
            <w:r w:rsidRPr="00ED5619">
              <w:rPr>
                <w:rFonts w:ascii="Courier New" w:hAnsi="Courier New" w:cs="Courier New"/>
                <w:lang w:bidi="ar-SA"/>
              </w:rPr>
              <w:t>t</w:t>
            </w:r>
            <w:r>
              <w:rPr>
                <w:rFonts w:ascii="Courier New" w:hAnsi="Courier New" w:cs="Courier New"/>
                <w:lang w:bidi="ar-SA"/>
              </w:rPr>
              <w:t>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of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the </w:t>
            </w:r>
            <w:proofErr w:type="spellStart"/>
            <w:r>
              <w:rPr>
                <w:rFonts w:ascii="Courier New" w:hAnsi="Courier New" w:cs="Courier New"/>
                <w:lang w:bidi="ar-SA"/>
              </w:rPr>
              <w:t>d</w:t>
            </w:r>
            <w:r w:rsidRPr="00ED5619">
              <w:rPr>
                <w:rFonts w:ascii="Courier New" w:hAnsi="Courier New" w:cs="Courier New"/>
                <w:lang w:bidi="ar-SA"/>
              </w:rPr>
              <w:t>emosensor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>measurement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5 of </w:t>
            </w:r>
            <w:r>
              <w:rPr>
                <w:rFonts w:ascii="Courier New" w:hAnsi="Courier New" w:cs="Courier New"/>
                <w:lang w:bidi="ar-SA"/>
              </w:rPr>
              <w:t>the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themosensor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>: 40</w:t>
            </w:r>
          </w:p>
          <w:p w:rsidR="00886ABD" w:rsidRPr="00775C37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775C37">
              <w:rPr>
                <w:rFonts w:ascii="Courier New" w:hAnsi="Courier New" w:cs="Courier New"/>
                <w:lang w:bidi="ar-SA"/>
              </w:rPr>
              <w:t xml:space="preserve">There are 5 readings of the </w:t>
            </w:r>
            <w:proofErr w:type="spellStart"/>
            <w:r w:rsidRPr="00775C37">
              <w:rPr>
                <w:rFonts w:ascii="Courier New" w:hAnsi="Courier New" w:cs="Courier New"/>
                <w:lang w:bidi="ar-SA"/>
              </w:rPr>
              <w:t>demosensor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 w:rsidRPr="00ED5619">
              <w:rPr>
                <w:rFonts w:ascii="Courier New" w:hAnsi="Courier New" w:cs="Courier New"/>
                <w:lang w:bidi="ar-SA"/>
              </w:rPr>
              <w:t xml:space="preserve">The send is </w:t>
            </w:r>
            <w:r>
              <w:rPr>
                <w:rFonts w:ascii="Courier New" w:hAnsi="Courier New" w:cs="Courier New"/>
                <w:lang w:bidi="ar-SA"/>
              </w:rPr>
              <w:t>free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for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the </w:t>
            </w:r>
            <w:r>
              <w:rPr>
                <w:rFonts w:ascii="Courier New" w:hAnsi="Courier New" w:cs="Courier New"/>
                <w:lang w:bidi="ar-SA"/>
              </w:rPr>
              <w:t>transmission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of</w:t>
            </w:r>
            <w:r>
              <w:rPr>
                <w:rFonts w:ascii="Courier New" w:hAnsi="Courier New" w:cs="Courier New"/>
                <w:lang w:bidi="ar-SA"/>
              </w:rPr>
              <w:t xml:space="preserve"> the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themo</w:t>
            </w:r>
            <w:r>
              <w:rPr>
                <w:rFonts w:ascii="Courier New" w:hAnsi="Courier New" w:cs="Courier New"/>
                <w:lang w:bidi="ar-SA"/>
              </w:rPr>
              <w:t>measurement</w:t>
            </w:r>
            <w:proofErr w:type="spellEnd"/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r>
              <w:rPr>
                <w:rFonts w:ascii="Courier New" w:hAnsi="Courier New" w:cs="Courier New"/>
                <w:lang w:bidi="ar-SA"/>
              </w:rPr>
              <w:t xml:space="preserve">transmitting 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of the </w:t>
            </w:r>
            <w:r>
              <w:rPr>
                <w:rFonts w:ascii="Courier New" w:hAnsi="Courier New" w:cs="Courier New"/>
                <w:lang w:bidi="ar-SA"/>
              </w:rPr>
              <w:t>measurements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of </w:t>
            </w:r>
            <w:r>
              <w:rPr>
                <w:rFonts w:ascii="Courier New" w:hAnsi="Courier New" w:cs="Courier New"/>
                <w:lang w:bidi="ar-SA"/>
              </w:rPr>
              <w:t>the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</w:t>
            </w:r>
            <w:r>
              <w:rPr>
                <w:rFonts w:ascii="Courier New" w:hAnsi="Courier New" w:cs="Courier New"/>
                <w:lang w:bidi="ar-SA"/>
              </w:rPr>
              <w:t>d</w:t>
            </w:r>
            <w:r w:rsidRPr="00ED5619">
              <w:rPr>
                <w:rFonts w:ascii="Courier New" w:hAnsi="Courier New" w:cs="Courier New"/>
                <w:lang w:bidi="ar-SA"/>
              </w:rPr>
              <w:t>e</w:t>
            </w:r>
            <w:r>
              <w:rPr>
                <w:rFonts w:ascii="Courier New" w:hAnsi="Courier New" w:cs="Courier New"/>
                <w:lang w:bidi="ar-SA"/>
              </w:rPr>
              <w:t>mo is successful</w:t>
            </w:r>
          </w:p>
          <w:p w:rsidR="00886ABD" w:rsidRPr="00ED5619" w:rsidRDefault="00886ABD" w:rsidP="00C95A1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bidi="ar-SA"/>
              </w:rPr>
            </w:pPr>
            <w:proofErr w:type="spellStart"/>
            <w:r w:rsidRPr="00ED5619">
              <w:rPr>
                <w:rFonts w:ascii="Courier New" w:hAnsi="Courier New" w:cs="Courier New"/>
                <w:lang w:bidi="ar-SA"/>
              </w:rPr>
              <w:t>demomeasurement</w:t>
            </w:r>
            <w:proofErr w:type="spellEnd"/>
            <w:r w:rsidRPr="00ED5619">
              <w:rPr>
                <w:rFonts w:ascii="Courier New" w:hAnsi="Courier New" w:cs="Courier New"/>
                <w:lang w:bidi="ar-SA"/>
              </w:rPr>
              <w:t xml:space="preserve"> is </w:t>
            </w:r>
            <w:r>
              <w:rPr>
                <w:rFonts w:ascii="Courier New" w:hAnsi="Courier New" w:cs="Courier New"/>
                <w:lang w:bidi="ar-SA"/>
              </w:rPr>
              <w:t>sent</w:t>
            </w:r>
            <w:r w:rsidRPr="00ED5619">
              <w:rPr>
                <w:rFonts w:ascii="Courier New" w:hAnsi="Courier New" w:cs="Courier New"/>
                <w:lang w:bidi="ar-SA"/>
              </w:rPr>
              <w:t xml:space="preserve"> with mote ID: 501</w:t>
            </w:r>
          </w:p>
        </w:tc>
      </w:tr>
    </w:tbl>
    <w:p w:rsidR="00886ABD" w:rsidRDefault="00886ABD" w:rsidP="00886ABD">
      <w:r w:rsidRPr="00687581">
        <w:lastRenderedPageBreak/>
        <w:t xml:space="preserve">We can conclude that the application sends the readings of the 2 sensor concurrently. </w:t>
      </w:r>
    </w:p>
    <w:p w:rsidR="00886ABD" w:rsidRPr="00687581" w:rsidRDefault="00886ABD" w:rsidP="00886ABD">
      <w:r>
        <w:t>Next step is checking if we can display the data on a graph:</w:t>
      </w:r>
    </w:p>
    <w:p w:rsidR="00886ABD" w:rsidRDefault="00886ABD" w:rsidP="00886ABD">
      <w:pPr>
        <w:rPr>
          <w:lang w:val="nl-BE"/>
        </w:rPr>
      </w:pPr>
      <w:r>
        <w:rPr>
          <w:noProof/>
          <w:lang w:val="nl-BE" w:eastAsia="zh-CN" w:bidi="ar-SA"/>
        </w:rPr>
        <w:drawing>
          <wp:inline distT="0" distB="0" distL="0" distR="0">
            <wp:extent cx="5756910" cy="2860040"/>
            <wp:effectExtent l="19050" t="0" r="0" b="0"/>
            <wp:docPr id="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ABD" w:rsidRDefault="00886ABD" w:rsidP="00886ABD">
      <w:r w:rsidRPr="00687581">
        <w:t>We can conclude that the application works fine.</w:t>
      </w:r>
    </w:p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0C5E46" w:rsidRDefault="000C5E46" w:rsidP="00886ABD"/>
    <w:p w:rsidR="0065635D" w:rsidRPr="0065635D" w:rsidRDefault="00886ABD" w:rsidP="0065635D">
      <w:pPr>
        <w:pStyle w:val="Kop1"/>
      </w:pPr>
      <w:r>
        <w:lastRenderedPageBreak/>
        <w:t>RSS</w:t>
      </w:r>
      <w:r w:rsidR="0065635D">
        <w:t>I</w:t>
      </w:r>
    </w:p>
    <w:p w:rsidR="00886ABD" w:rsidRDefault="00886ABD" w:rsidP="00886ABD">
      <w:pPr>
        <w:pStyle w:val="Kop2"/>
      </w:pPr>
      <w:r>
        <w:t>test situation</w:t>
      </w:r>
    </w:p>
    <w:p w:rsidR="0065635D" w:rsidRPr="0065635D" w:rsidRDefault="0065635D" w:rsidP="0065635D">
      <w:r>
        <w:t xml:space="preserve">We have 2 nodes: </w:t>
      </w:r>
      <w:r w:rsidR="006812C1">
        <w:t>one (</w:t>
      </w:r>
      <w:r>
        <w:t>RN) connected to a computer to get the RSSI and one(N1) as a reference at certain distances.</w:t>
      </w:r>
    </w:p>
    <w:p w:rsidR="00886ABD" w:rsidRPr="00886ABD" w:rsidRDefault="005A095E" w:rsidP="00886ABD">
      <w:pPr>
        <w:jc w:val="center"/>
      </w:pPr>
      <w:ins w:id="1" w:author="Poseidon" w:date="2008-05-30T01:10:00Z">
        <w:r>
          <w:rPr>
            <w:noProof/>
            <w:lang w:val="nl-BE" w:eastAsia="zh-CN" w:bidi="ar-SA"/>
          </w:rPr>
          <w:drawing>
            <wp:inline distT="0" distB="0" distL="0" distR="0">
              <wp:extent cx="3296644" cy="1997296"/>
              <wp:effectExtent l="19050" t="0" r="0" b="0"/>
              <wp:docPr id="8" name="Afbeelding 6" descr="C:\Users\Poseidon\Documents\bachelor\CVS\extra images\experiment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:\Users\Poseidon\Documents\bachelor\CVS\extra images\experiment3.jpg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94736" cy="2033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86ABD" w:rsidRDefault="00886ABD" w:rsidP="00886ABD">
      <w:pPr>
        <w:pStyle w:val="Kop2"/>
      </w:pPr>
      <w:r>
        <w:t>results</w:t>
      </w:r>
    </w:p>
    <w:p w:rsidR="00886ABD" w:rsidRPr="00886ABD" w:rsidRDefault="00886ABD" w:rsidP="00886ABD">
      <w:pPr>
        <w:pStyle w:val="Geenafstand"/>
      </w:pPr>
    </w:p>
    <w:tbl>
      <w:tblPr>
        <w:tblStyle w:val="Gemiddeldearcering2-accent11"/>
        <w:tblW w:w="9622" w:type="dxa"/>
        <w:tblLayout w:type="fixed"/>
        <w:tblLook w:val="04A0"/>
      </w:tblPr>
      <w:tblGrid>
        <w:gridCol w:w="1202"/>
        <w:gridCol w:w="1203"/>
        <w:gridCol w:w="1203"/>
        <w:gridCol w:w="1203"/>
        <w:gridCol w:w="1202"/>
        <w:gridCol w:w="1203"/>
        <w:gridCol w:w="1203"/>
        <w:gridCol w:w="1203"/>
      </w:tblGrid>
      <w:tr w:rsidR="00886ABD" w:rsidRPr="004D5D09" w:rsidTr="00886ABD">
        <w:trPr>
          <w:cnfStyle w:val="100000000000"/>
          <w:trHeight w:val="255"/>
        </w:trPr>
        <w:tc>
          <w:tcPr>
            <w:cnfStyle w:val="0010000001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Distance (m)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1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2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3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4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5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100000000000"/>
            </w:pPr>
            <w:r>
              <w:t>Average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100000000000"/>
            </w:pPr>
            <w:r w:rsidRPr="004D5D09">
              <w:t xml:space="preserve">to </w:t>
            </w:r>
            <w:proofErr w:type="spellStart"/>
            <w:r w:rsidRPr="004D5D09">
              <w:t>Dbm</w:t>
            </w:r>
            <w:proofErr w:type="spellEnd"/>
          </w:p>
        </w:tc>
      </w:tr>
      <w:tr w:rsidR="00886ABD" w:rsidRPr="004D5D09" w:rsidTr="00886ABD">
        <w:trPr>
          <w:cnfStyle w:val="000000100000"/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1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>
              <w:t>-51</w:t>
            </w:r>
          </w:p>
        </w:tc>
      </w:tr>
      <w:tr w:rsidR="00886ABD" w:rsidRPr="004D5D09" w:rsidTr="00886ABD">
        <w:trPr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2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-31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-28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-17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-19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-28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-24,6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-69,6</w:t>
            </w:r>
          </w:p>
        </w:tc>
      </w:tr>
      <w:tr w:rsidR="00886ABD" w:rsidRPr="004D5D09" w:rsidTr="00886ABD">
        <w:trPr>
          <w:cnfStyle w:val="000000100000"/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3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-24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-10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-23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-13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-10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-16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-61</w:t>
            </w:r>
          </w:p>
        </w:tc>
      </w:tr>
      <w:tr w:rsidR="00886ABD" w:rsidRPr="004D5D09" w:rsidTr="00886ABD">
        <w:trPr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4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-19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-26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-21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-26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-17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-21,8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-66,8</w:t>
            </w:r>
          </w:p>
        </w:tc>
      </w:tr>
      <w:tr w:rsidR="00886ABD" w:rsidRPr="004D5D09" w:rsidTr="00886ABD">
        <w:trPr>
          <w:cnfStyle w:val="000000100000"/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5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-25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-33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-32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-28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-28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-29,2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-74,2</w:t>
            </w:r>
          </w:p>
        </w:tc>
      </w:tr>
      <w:tr w:rsidR="00886ABD" w:rsidRPr="004D5D09" w:rsidTr="00886ABD">
        <w:trPr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6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-18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-29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-22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-21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-22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-22,4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-67,4</w:t>
            </w:r>
          </w:p>
        </w:tc>
      </w:tr>
      <w:tr w:rsidR="00886ABD" w:rsidRPr="004D5D09" w:rsidTr="00886ABD">
        <w:trPr>
          <w:cnfStyle w:val="000000100000"/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7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-25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-21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-25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-30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-31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-26,4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-71,4</w:t>
            </w:r>
          </w:p>
        </w:tc>
      </w:tr>
      <w:tr w:rsidR="00886ABD" w:rsidRPr="004D5D09" w:rsidTr="00886ABD">
        <w:trPr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8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-16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-19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-29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-27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-25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-23,2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-68,2</w:t>
            </w:r>
          </w:p>
        </w:tc>
      </w:tr>
      <w:tr w:rsidR="00886ABD" w:rsidRPr="004D5D09" w:rsidTr="00886ABD">
        <w:trPr>
          <w:cnfStyle w:val="000000100000"/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9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-23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-23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-23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-24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-28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-24,2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-69,2</w:t>
            </w:r>
          </w:p>
        </w:tc>
      </w:tr>
      <w:tr w:rsidR="00886ABD" w:rsidRPr="004D5D09" w:rsidTr="00886ABD">
        <w:trPr>
          <w:trHeight w:val="255"/>
        </w:trPr>
        <w:tc>
          <w:tcPr>
            <w:cnfStyle w:val="001000000000"/>
            <w:tcW w:w="1202" w:type="dxa"/>
            <w:noWrap/>
            <w:hideMark/>
          </w:tcPr>
          <w:p w:rsidR="00886ABD" w:rsidRPr="004D5D09" w:rsidRDefault="00886ABD" w:rsidP="00C95A17">
            <w:r w:rsidRPr="004D5D09">
              <w:t>10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-25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-32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-21</w:t>
            </w:r>
          </w:p>
        </w:tc>
        <w:tc>
          <w:tcPr>
            <w:tcW w:w="1202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-17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-11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-21,2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-66,2</w:t>
            </w:r>
          </w:p>
        </w:tc>
      </w:tr>
    </w:tbl>
    <w:tbl>
      <w:tblPr>
        <w:tblStyle w:val="Gemiddeldearcering2-accent11"/>
        <w:tblpPr w:leftFromText="180" w:rightFromText="180" w:vertAnchor="text" w:horzAnchor="margin" w:tblpY="532"/>
        <w:tblW w:w="9576" w:type="dxa"/>
        <w:tblLook w:val="04A0"/>
      </w:tblPr>
      <w:tblGrid>
        <w:gridCol w:w="1655"/>
        <w:gridCol w:w="1203"/>
        <w:gridCol w:w="1204"/>
        <w:gridCol w:w="1204"/>
        <w:gridCol w:w="1204"/>
        <w:gridCol w:w="1204"/>
        <w:gridCol w:w="951"/>
        <w:gridCol w:w="951"/>
      </w:tblGrid>
      <w:tr w:rsidR="00886ABD" w:rsidRPr="004D5D09" w:rsidTr="00FF0AFF">
        <w:trPr>
          <w:cnfStyle w:val="100000000000"/>
          <w:trHeight w:val="261"/>
        </w:trPr>
        <w:tc>
          <w:tcPr>
            <w:cnfStyle w:val="0010000001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Distance (m)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1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2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3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4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100000000000"/>
              <w:rPr>
                <w:sz w:val="16"/>
                <w:szCs w:val="16"/>
              </w:rPr>
            </w:pPr>
            <w:r w:rsidRPr="004D5D09">
              <w:rPr>
                <w:sz w:val="16"/>
                <w:szCs w:val="16"/>
              </w:rPr>
              <w:t>Measurement 5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100000000000"/>
            </w:pPr>
            <w:r>
              <w:t xml:space="preserve">Average   </w:t>
            </w:r>
          </w:p>
        </w:tc>
        <w:tc>
          <w:tcPr>
            <w:tcW w:w="951" w:type="dxa"/>
          </w:tcPr>
          <w:p w:rsidR="00886ABD" w:rsidRPr="004D5D09" w:rsidRDefault="00886ABD" w:rsidP="00C95A17">
            <w:pPr>
              <w:cnfStyle w:val="100000000000"/>
            </w:pPr>
            <w:r>
              <w:t xml:space="preserve">To </w:t>
            </w:r>
            <w:proofErr w:type="spellStart"/>
            <w:r>
              <w:t>dBm</w:t>
            </w:r>
            <w:proofErr w:type="spellEnd"/>
          </w:p>
        </w:tc>
      </w:tr>
      <w:tr w:rsidR="00886ABD" w:rsidRPr="004D5D09" w:rsidTr="00FF0AFF">
        <w:trPr>
          <w:cnfStyle w:val="000000100000"/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1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>
              <w:t>-51</w:t>
            </w:r>
          </w:p>
        </w:tc>
      </w:tr>
      <w:tr w:rsidR="00886ABD" w:rsidRPr="004D5D09" w:rsidTr="00FF0AFF">
        <w:trPr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2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-19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-12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-15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-13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-11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-14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-59</w:t>
            </w:r>
          </w:p>
        </w:tc>
      </w:tr>
      <w:tr w:rsidR="00886ABD" w:rsidRPr="004D5D09" w:rsidTr="00FF0AFF">
        <w:trPr>
          <w:cnfStyle w:val="000000100000"/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3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-22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-25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-19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-16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-16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-19,6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-64,6</w:t>
            </w:r>
          </w:p>
        </w:tc>
      </w:tr>
      <w:tr w:rsidR="00886ABD" w:rsidRPr="004D5D09" w:rsidTr="00FF0AFF">
        <w:trPr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4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-18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-16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-16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-18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-21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-17,8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-62,8</w:t>
            </w:r>
          </w:p>
        </w:tc>
      </w:tr>
      <w:tr w:rsidR="00886ABD" w:rsidRPr="004D5D09" w:rsidTr="00FF0AFF">
        <w:trPr>
          <w:cnfStyle w:val="000000100000"/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5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-16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-20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-30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-20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-20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-21,2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-66,2</w:t>
            </w:r>
          </w:p>
        </w:tc>
      </w:tr>
      <w:tr w:rsidR="00886ABD" w:rsidRPr="004D5D09" w:rsidTr="00FF0AFF">
        <w:trPr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6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-20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-24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-24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-24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-18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-22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-67</w:t>
            </w:r>
          </w:p>
        </w:tc>
      </w:tr>
      <w:tr w:rsidR="00886ABD" w:rsidRPr="004D5D09" w:rsidTr="00FF0AFF">
        <w:trPr>
          <w:cnfStyle w:val="000000100000"/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7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-26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-25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-22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-27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-20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-24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-69</w:t>
            </w:r>
          </w:p>
        </w:tc>
      </w:tr>
      <w:tr w:rsidR="00886ABD" w:rsidRPr="004D5D09" w:rsidTr="00FF0AFF">
        <w:trPr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8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-23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-21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-22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-22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-22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-22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-67</w:t>
            </w:r>
          </w:p>
        </w:tc>
      </w:tr>
      <w:tr w:rsidR="00886ABD" w:rsidRPr="004D5D09" w:rsidTr="00FF0AFF">
        <w:trPr>
          <w:cnfStyle w:val="000000100000"/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9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-22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-37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-23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-19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-20,4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100000"/>
            </w:pPr>
            <w:r w:rsidRPr="004D5D09">
              <w:t>-65,4</w:t>
            </w:r>
          </w:p>
        </w:tc>
      </w:tr>
      <w:tr w:rsidR="00886ABD" w:rsidRPr="004D5D09" w:rsidTr="00FF0AFF">
        <w:trPr>
          <w:trHeight w:val="261"/>
        </w:trPr>
        <w:tc>
          <w:tcPr>
            <w:cnfStyle w:val="001000000000"/>
            <w:tcW w:w="1655" w:type="dxa"/>
            <w:noWrap/>
            <w:hideMark/>
          </w:tcPr>
          <w:p w:rsidR="00886ABD" w:rsidRPr="004D5D09" w:rsidRDefault="00886ABD" w:rsidP="00C95A17">
            <w:r w:rsidRPr="004D5D09">
              <w:t>10</w:t>
            </w:r>
          </w:p>
        </w:tc>
        <w:tc>
          <w:tcPr>
            <w:tcW w:w="1203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-20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-20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-20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-22</w:t>
            </w:r>
          </w:p>
        </w:tc>
        <w:tc>
          <w:tcPr>
            <w:tcW w:w="1204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-26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-21,6</w:t>
            </w:r>
          </w:p>
        </w:tc>
        <w:tc>
          <w:tcPr>
            <w:tcW w:w="951" w:type="dxa"/>
            <w:noWrap/>
            <w:hideMark/>
          </w:tcPr>
          <w:p w:rsidR="00886ABD" w:rsidRPr="004D5D09" w:rsidRDefault="00886ABD" w:rsidP="00C95A17">
            <w:pPr>
              <w:cnfStyle w:val="000000000000"/>
            </w:pPr>
            <w:r w:rsidRPr="004D5D09">
              <w:t>-66,6</w:t>
            </w:r>
          </w:p>
        </w:tc>
      </w:tr>
    </w:tbl>
    <w:p w:rsidR="00FF0AFF" w:rsidRDefault="00886ABD" w:rsidP="00886ABD">
      <w:r w:rsidRPr="002004B0">
        <w:rPr>
          <w:noProof/>
          <w:lang w:val="nl-BE" w:eastAsia="zh-CN" w:bidi="ar-SA"/>
        </w:rPr>
        <w:lastRenderedPageBreak/>
        <w:drawing>
          <wp:inline distT="0" distB="0" distL="0" distR="0">
            <wp:extent cx="3082594" cy="2143354"/>
            <wp:effectExtent l="19050" t="0" r="22556" b="9296"/>
            <wp:docPr id="9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F0AFF" w:rsidRDefault="00FF0AFF" w:rsidP="00886ABD"/>
    <w:p w:rsidR="00886ABD" w:rsidRDefault="00FF0AFF" w:rsidP="00886ABD">
      <w:r w:rsidRPr="00FF0AFF">
        <w:rPr>
          <w:noProof/>
          <w:lang w:val="nl-BE" w:eastAsia="zh-CN" w:bidi="ar-SA"/>
        </w:rPr>
        <w:drawing>
          <wp:inline distT="0" distB="0" distL="0" distR="0">
            <wp:extent cx="3082315" cy="1735465"/>
            <wp:effectExtent l="19050" t="0" r="378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50" cy="17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ABD" w:rsidRDefault="00886ABD" w:rsidP="00886ABD">
      <w:r>
        <w:t>The equation for this graph is: y = a(1-e</w:t>
      </w:r>
      <w:r>
        <w:rPr>
          <w:vertAlign w:val="superscript"/>
        </w:rPr>
        <w:t>-bx</w:t>
      </w:r>
      <w:r>
        <w:t xml:space="preserve">) with </w:t>
      </w:r>
    </w:p>
    <w:p w:rsidR="00886ABD" w:rsidRDefault="00886ABD" w:rsidP="00886ABD">
      <w:pPr>
        <w:pStyle w:val="Lijstalinea"/>
        <w:numPr>
          <w:ilvl w:val="0"/>
          <w:numId w:val="1"/>
        </w:numPr>
      </w:pPr>
      <w:r>
        <w:t>a = -0.017352956</w:t>
      </w:r>
    </w:p>
    <w:p w:rsidR="00886ABD" w:rsidRDefault="00886ABD" w:rsidP="00886ABD">
      <w:pPr>
        <w:pStyle w:val="Lijstalinea"/>
        <w:numPr>
          <w:ilvl w:val="0"/>
          <w:numId w:val="1"/>
        </w:numPr>
      </w:pPr>
      <w:r>
        <w:t>b = 0.087152976</w:t>
      </w:r>
      <w:r>
        <w:tab/>
      </w:r>
    </w:p>
    <w:p w:rsidR="008E6A60" w:rsidRDefault="008E6A60" w:rsidP="008E6A60"/>
    <w:p w:rsidR="008E6A60" w:rsidRDefault="000C5E46" w:rsidP="008E6A60">
      <w:r>
        <w:t xml:space="preserve">We get the following output from the </w:t>
      </w:r>
      <w:proofErr w:type="spellStart"/>
      <w:r>
        <w:t>PrintfClient</w:t>
      </w:r>
      <w:proofErr w:type="spellEnd"/>
      <w:r>
        <w:t>:</w:t>
      </w:r>
    </w:p>
    <w:p w:rsidR="000C5E46" w:rsidRDefault="000C5E46" w:rsidP="008E6A60">
      <w:r>
        <w:rPr>
          <w:noProof/>
          <w:lang w:val="nl-BE" w:eastAsia="zh-CN" w:bidi="ar-SA"/>
        </w:rPr>
        <w:drawing>
          <wp:inline distT="0" distB="0" distL="0" distR="0">
            <wp:extent cx="4124251" cy="2545689"/>
            <wp:effectExtent l="19050" t="0" r="0" b="0"/>
            <wp:docPr id="1" name="Picture 1" descr="C:\Documents and Settings\peter\Bureaublad\resultsRS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eter\Bureaublad\resultsRSSI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211" t="6898" r="19106" b="18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251" cy="2545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A60" w:rsidRDefault="008E6A60" w:rsidP="008E6A60"/>
    <w:p w:rsidR="003413AC" w:rsidRDefault="00886ABD" w:rsidP="00886ABD">
      <w:pPr>
        <w:pStyle w:val="Kop1"/>
      </w:pPr>
      <w:r>
        <w:lastRenderedPageBreak/>
        <w:t>visualisation with rssi</w:t>
      </w:r>
    </w:p>
    <w:p w:rsidR="00886ABD" w:rsidRDefault="00694BB5" w:rsidP="00886ABD">
      <w:r>
        <w:t xml:space="preserve"> </w:t>
      </w:r>
      <w:r w:rsidR="00D3529F">
        <w:t>This application is compatible with the Java GUI of the master students Nick and David. So, all the nodes can be visualized on a computer. The benefit of this application is that it directs u to an alarming node in the network through the printf interface.</w:t>
      </w:r>
    </w:p>
    <w:p w:rsidR="00886ABD" w:rsidRDefault="00886ABD" w:rsidP="00886ABD">
      <w:pPr>
        <w:pStyle w:val="Kop2"/>
      </w:pPr>
      <w:r>
        <w:t>test situation</w:t>
      </w:r>
    </w:p>
    <w:p w:rsidR="00886ABD" w:rsidRDefault="00886ABD" w:rsidP="00886ABD">
      <w:pPr>
        <w:rPr>
          <w:ins w:id="2" w:author="Poseidon" w:date="2008-05-29T23:45:00Z"/>
          <w:lang w:bidi="ar-SA"/>
        </w:rPr>
      </w:pPr>
      <w:ins w:id="3" w:author="Poseidon" w:date="2008-05-29T23:45:00Z">
        <w:r>
          <w:rPr>
            <w:lang w:bidi="ar-SA"/>
          </w:rPr>
          <w:t>We build a network with 5 nodes: 1 acts as the root node (RN) and is connected to a computer, nodes N1, N2 and N3 function as anchor points, so they</w:t>
        </w:r>
      </w:ins>
      <w:r w:rsidR="00694BB5">
        <w:rPr>
          <w:lang w:bidi="ar-SA"/>
        </w:rPr>
        <w:t xml:space="preserve"> are</w:t>
      </w:r>
      <w:ins w:id="4" w:author="Poseidon" w:date="2008-05-29T23:45:00Z">
        <w:r>
          <w:rPr>
            <w:lang w:bidi="ar-SA"/>
          </w:rPr>
          <w:t xml:space="preserve"> reference points in the network. </w:t>
        </w:r>
      </w:ins>
      <w:ins w:id="5" w:author="Poseidon" w:date="2008-05-29T23:46:00Z">
        <w:r>
          <w:rPr>
            <w:lang w:bidi="ar-SA"/>
          </w:rPr>
          <w:t>The last node</w:t>
        </w:r>
      </w:ins>
      <w:ins w:id="6" w:author="Poseidon" w:date="2008-05-29T23:47:00Z">
        <w:r>
          <w:rPr>
            <w:lang w:bidi="ar-SA"/>
          </w:rPr>
          <w:t xml:space="preserve"> is a</w:t>
        </w:r>
      </w:ins>
      <w:ins w:id="7" w:author="Poseidon" w:date="2008-05-29T23:46:00Z">
        <w:r>
          <w:rPr>
            <w:lang w:bidi="ar-SA"/>
          </w:rPr>
          <w:t xml:space="preserve"> mobile node (MN)</w:t>
        </w:r>
      </w:ins>
      <w:ins w:id="8" w:author="Poseidon" w:date="2008-05-29T23:47:00Z">
        <w:r>
          <w:rPr>
            <w:lang w:bidi="ar-SA"/>
          </w:rPr>
          <w:t xml:space="preserve"> and its position is localized by RSSI from the anchor points.</w:t>
        </w:r>
      </w:ins>
    </w:p>
    <w:p w:rsidR="00886ABD" w:rsidRDefault="005A095E" w:rsidP="00886ABD">
      <w:pPr>
        <w:jc w:val="center"/>
      </w:pPr>
      <w:ins w:id="9" w:author="Poseidon" w:date="2008-05-29T23:44:00Z">
        <w:r>
          <w:rPr>
            <w:noProof/>
            <w:lang w:val="nl-BE" w:eastAsia="zh-CN" w:bidi="ar-SA"/>
          </w:rPr>
          <w:drawing>
            <wp:inline distT="0" distB="0" distL="0" distR="0">
              <wp:extent cx="2724150" cy="2223820"/>
              <wp:effectExtent l="19050" t="0" r="0" b="0"/>
              <wp:docPr id="12" name="Afbeelding 4" descr="C:\Users\Poseidon\Documents\bachelor\CVS\extra images\experiment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Poseidon\Documents\bachelor\CVS\extra images\experiment3.jpg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24680" cy="222425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86ABD" w:rsidRDefault="00886ABD" w:rsidP="00886ABD">
      <w:pPr>
        <w:pStyle w:val="Kop2"/>
      </w:pPr>
      <w:r>
        <w:t>results</w:t>
      </w:r>
    </w:p>
    <w:p w:rsidR="00886ABD" w:rsidRDefault="005A095E" w:rsidP="00886ABD">
      <w:ins w:id="10" w:author="Poseidon" w:date="2008-05-30T01:14:00Z">
        <w:r>
          <w:rPr>
            <w:noProof/>
            <w:lang w:val="nl-BE" w:eastAsia="zh-CN" w:bidi="ar-SA"/>
          </w:rPr>
          <w:drawing>
            <wp:inline distT="0" distB="0" distL="0" distR="0">
              <wp:extent cx="4370026" cy="3306471"/>
              <wp:effectExtent l="19050" t="0" r="0" b="0"/>
              <wp:docPr id="13" name="Afbeelding 7" descr="C:\Users\Poseidon\Documents\bachelor\CVS\extra images\javagui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Poseidon\Documents\bachelor\CVS\extra images\javagui.png"/>
                      <pic:cNvPicPr>
                        <a:picLocks noChangeAspect="1" noChangeArrowheads="1"/>
                      </pic:cNvPicPr>
                    </pic:nvPicPr>
                    <pic:blipFill>
                      <a:blip r:embed="rId1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70878" cy="330711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D3529F" w:rsidRPr="00886ABD" w:rsidRDefault="00D3529F" w:rsidP="00886ABD">
      <w:r>
        <w:t xml:space="preserve">The blue dot is our mobile node, the green </w:t>
      </w:r>
      <w:r w:rsidR="006812C1">
        <w:t>ones</w:t>
      </w:r>
      <w:r>
        <w:t xml:space="preserve"> are our anchor nodes and the red dot is our root node.</w:t>
      </w:r>
      <w:r w:rsidR="0065635D">
        <w:t xml:space="preserve"> We can see that all the nodes are visualized.</w:t>
      </w:r>
    </w:p>
    <w:sectPr w:rsidR="00D3529F" w:rsidRPr="00886ABD" w:rsidSect="008557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FB26ED"/>
    <w:multiLevelType w:val="hybridMultilevel"/>
    <w:tmpl w:val="2FE4A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>
    <w:useFELayout/>
  </w:compat>
  <w:rsids>
    <w:rsidRoot w:val="003413AC"/>
    <w:rsid w:val="000C5E46"/>
    <w:rsid w:val="000C5EE0"/>
    <w:rsid w:val="00105C66"/>
    <w:rsid w:val="00316A78"/>
    <w:rsid w:val="003413AC"/>
    <w:rsid w:val="00353174"/>
    <w:rsid w:val="00527F95"/>
    <w:rsid w:val="005A095E"/>
    <w:rsid w:val="0065635D"/>
    <w:rsid w:val="006812C1"/>
    <w:rsid w:val="00694BB5"/>
    <w:rsid w:val="007F3FEE"/>
    <w:rsid w:val="0085579B"/>
    <w:rsid w:val="0086681B"/>
    <w:rsid w:val="00886ABD"/>
    <w:rsid w:val="008E6A60"/>
    <w:rsid w:val="00905090"/>
    <w:rsid w:val="009B1F04"/>
    <w:rsid w:val="00D3529F"/>
    <w:rsid w:val="00F0158A"/>
    <w:rsid w:val="00F2621C"/>
    <w:rsid w:val="00FC72B6"/>
    <w:rsid w:val="00FF0A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413AC"/>
    <w:rPr>
      <w:sz w:val="20"/>
      <w:szCs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3413A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413A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413AC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413AC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413AC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413AC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413AC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413A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413A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413AC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3413AC"/>
    <w:rPr>
      <w:caps/>
      <w:spacing w:val="15"/>
      <w:shd w:val="clear" w:color="auto" w:fill="DBE5F1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413AC"/>
    <w:rPr>
      <w:caps/>
      <w:color w:val="243F6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413AC"/>
    <w:rPr>
      <w:caps/>
      <w:color w:val="365F91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413AC"/>
    <w:rPr>
      <w:caps/>
      <w:color w:val="365F91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413AC"/>
    <w:rPr>
      <w:caps/>
      <w:color w:val="365F91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413AC"/>
    <w:rPr>
      <w:caps/>
      <w:color w:val="365F91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413AC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413AC"/>
    <w:rPr>
      <w:i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413AC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3413AC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413AC"/>
    <w:rPr>
      <w:caps/>
      <w:color w:val="4F81BD" w:themeColor="accent1"/>
      <w:spacing w:val="10"/>
      <w:kern w:val="28"/>
      <w:sz w:val="52"/>
      <w:szCs w:val="52"/>
    </w:rPr>
  </w:style>
  <w:style w:type="paragraph" w:styleId="Subtitel">
    <w:name w:val="Subtitle"/>
    <w:basedOn w:val="Standaard"/>
    <w:next w:val="Standaard"/>
    <w:link w:val="SubtitelChar"/>
    <w:uiPriority w:val="11"/>
    <w:qFormat/>
    <w:rsid w:val="003413A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elChar">
    <w:name w:val="Subtitel Char"/>
    <w:basedOn w:val="Standaardalinea-lettertype"/>
    <w:link w:val="Subtitel"/>
    <w:uiPriority w:val="11"/>
    <w:rsid w:val="003413AC"/>
    <w:rPr>
      <w:caps/>
      <w:color w:val="595959" w:themeColor="text1" w:themeTint="A6"/>
      <w:spacing w:val="10"/>
      <w:sz w:val="24"/>
      <w:szCs w:val="24"/>
    </w:rPr>
  </w:style>
  <w:style w:type="character" w:styleId="Zwaar">
    <w:name w:val="Strong"/>
    <w:uiPriority w:val="22"/>
    <w:qFormat/>
    <w:rsid w:val="003413AC"/>
    <w:rPr>
      <w:b/>
      <w:bCs/>
    </w:rPr>
  </w:style>
  <w:style w:type="character" w:styleId="Nadruk">
    <w:name w:val="Emphasis"/>
    <w:uiPriority w:val="20"/>
    <w:qFormat/>
    <w:rsid w:val="003413AC"/>
    <w:rPr>
      <w:caps/>
      <w:color w:val="243F60" w:themeColor="accent1" w:themeShade="7F"/>
      <w:spacing w:val="5"/>
    </w:rPr>
  </w:style>
  <w:style w:type="paragraph" w:styleId="Geenafstand">
    <w:name w:val="No Spacing"/>
    <w:basedOn w:val="Standaard"/>
    <w:link w:val="GeenafstandChar"/>
    <w:uiPriority w:val="1"/>
    <w:qFormat/>
    <w:rsid w:val="003413AC"/>
    <w:pPr>
      <w:spacing w:before="0"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413AC"/>
    <w:rPr>
      <w:sz w:val="20"/>
      <w:szCs w:val="20"/>
    </w:rPr>
  </w:style>
  <w:style w:type="paragraph" w:styleId="Lijstalinea">
    <w:name w:val="List Paragraph"/>
    <w:basedOn w:val="Standaard"/>
    <w:uiPriority w:val="34"/>
    <w:qFormat/>
    <w:rsid w:val="003413AC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413AC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3413AC"/>
    <w:rPr>
      <w:i/>
      <w:iCs/>
      <w:sz w:val="20"/>
      <w:szCs w:val="2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413AC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413AC"/>
    <w:rPr>
      <w:i/>
      <w:iCs/>
      <w:color w:val="4F81BD" w:themeColor="accent1"/>
      <w:sz w:val="20"/>
      <w:szCs w:val="20"/>
    </w:rPr>
  </w:style>
  <w:style w:type="character" w:styleId="Subtielebenadrukking">
    <w:name w:val="Subtle Emphasis"/>
    <w:uiPriority w:val="19"/>
    <w:qFormat/>
    <w:rsid w:val="003413AC"/>
    <w:rPr>
      <w:i/>
      <w:iCs/>
      <w:color w:val="243F60" w:themeColor="accent1" w:themeShade="7F"/>
    </w:rPr>
  </w:style>
  <w:style w:type="character" w:styleId="Intensievebenadrukking">
    <w:name w:val="Intense Emphasis"/>
    <w:uiPriority w:val="21"/>
    <w:qFormat/>
    <w:rsid w:val="003413AC"/>
    <w:rPr>
      <w:b/>
      <w:bCs/>
      <w:caps/>
      <w:color w:val="243F60" w:themeColor="accent1" w:themeShade="7F"/>
      <w:spacing w:val="10"/>
    </w:rPr>
  </w:style>
  <w:style w:type="character" w:styleId="Subtieleverwijzing">
    <w:name w:val="Subtle Reference"/>
    <w:uiPriority w:val="31"/>
    <w:qFormat/>
    <w:rsid w:val="003413AC"/>
    <w:rPr>
      <w:b/>
      <w:bCs/>
      <w:color w:val="4F81BD" w:themeColor="accent1"/>
    </w:rPr>
  </w:style>
  <w:style w:type="character" w:styleId="Intensieveverwijzing">
    <w:name w:val="Intense Reference"/>
    <w:uiPriority w:val="32"/>
    <w:qFormat/>
    <w:rsid w:val="003413AC"/>
    <w:rPr>
      <w:b/>
      <w:bCs/>
      <w:i/>
      <w:iCs/>
      <w:caps/>
      <w:color w:val="4F81BD" w:themeColor="accent1"/>
    </w:rPr>
  </w:style>
  <w:style w:type="character" w:styleId="Titelvanboek">
    <w:name w:val="Book Title"/>
    <w:uiPriority w:val="33"/>
    <w:qFormat/>
    <w:rsid w:val="003413AC"/>
    <w:rPr>
      <w:b/>
      <w:bCs/>
      <w:i/>
      <w:iCs/>
      <w:spacing w:val="9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413AC"/>
    <w:pPr>
      <w:outlineLvl w:val="9"/>
    </w:pPr>
  </w:style>
  <w:style w:type="table" w:styleId="Tabelraster">
    <w:name w:val="Table Grid"/>
    <w:basedOn w:val="Standaardtabel"/>
    <w:uiPriority w:val="59"/>
    <w:rsid w:val="000C5EE0"/>
    <w:pPr>
      <w:spacing w:before="0"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C5EE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C5EE0"/>
    <w:rPr>
      <w:rFonts w:ascii="Tahoma" w:hAnsi="Tahoma" w:cs="Tahoma"/>
      <w:sz w:val="16"/>
      <w:szCs w:val="16"/>
    </w:rPr>
  </w:style>
  <w:style w:type="table" w:customStyle="1" w:styleId="Gemiddeldearcering2-accent11">
    <w:name w:val="Gemiddelde arcering 2 - accent 11"/>
    <w:basedOn w:val="Standaardtabel"/>
    <w:uiPriority w:val="64"/>
    <w:rsid w:val="00886ABD"/>
    <w:pPr>
      <w:spacing w:before="0" w:after="0" w:line="240" w:lineRule="auto"/>
    </w:pPr>
    <w:rPr>
      <w:lang w:eastAsia="zh-CN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peter\Bureaublad\hulp%20kenny\RSSI_data\RSSI%20metingen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nl-BE"/>
  <c:chart>
    <c:autoTitleDeleted val="1"/>
    <c:plotArea>
      <c:layout>
        <c:manualLayout>
          <c:layoutTarget val="inner"/>
          <c:xMode val="edge"/>
          <c:yMode val="edge"/>
          <c:x val="9.2988407699037615E-2"/>
          <c:y val="4.6770924467774859E-2"/>
          <c:w val="0.69505314960629949"/>
          <c:h val="0.89719889180519263"/>
        </c:manualLayout>
      </c:layout>
      <c:lineChart>
        <c:grouping val="standard"/>
        <c:ser>
          <c:idx val="0"/>
          <c:order val="0"/>
          <c:marker>
            <c:symbol val="none"/>
          </c:marker>
          <c:cat>
            <c:numRef>
              <c:f>Sheet2!$A$3:$A$11</c:f>
              <c:numCache>
                <c:formatCode>General</c:formatCode>
                <c:ptCount val="9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</c:numCache>
            </c:numRef>
          </c:cat>
          <c:val>
            <c:numRef>
              <c:f>Sheet2!$K$3:$K$11</c:f>
              <c:numCache>
                <c:formatCode>General</c:formatCode>
                <c:ptCount val="9"/>
                <c:pt idx="0">
                  <c:v>-64.3</c:v>
                </c:pt>
                <c:pt idx="1">
                  <c:v>-62.8</c:v>
                </c:pt>
                <c:pt idx="2">
                  <c:v>-64.8</c:v>
                </c:pt>
                <c:pt idx="3">
                  <c:v>-70.2</c:v>
                </c:pt>
                <c:pt idx="4">
                  <c:v>-67.2</c:v>
                </c:pt>
                <c:pt idx="5">
                  <c:v>-70.2</c:v>
                </c:pt>
                <c:pt idx="6">
                  <c:v>-67.599999999999994</c:v>
                </c:pt>
                <c:pt idx="7">
                  <c:v>-67.300000000000011</c:v>
                </c:pt>
                <c:pt idx="8">
                  <c:v>-66.400000000000006</c:v>
                </c:pt>
              </c:numCache>
            </c:numRef>
          </c:val>
        </c:ser>
        <c:marker val="1"/>
        <c:axId val="61062528"/>
        <c:axId val="64527744"/>
      </c:lineChart>
      <c:catAx>
        <c:axId val="6106252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lang="en-US"/>
                </a:pPr>
                <a:r>
                  <a:rPr lang="en-US"/>
                  <a:t>Distance (m)</a:t>
                </a:r>
              </a:p>
            </c:rich>
          </c:tx>
          <c:layout>
            <c:manualLayout>
              <c:xMode val="edge"/>
              <c:yMode val="edge"/>
              <c:x val="0.80390376202974623"/>
              <c:y val="5.4606299212598831E-2"/>
            </c:manualLayout>
          </c:layout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nl-BE"/>
          </a:p>
        </c:txPr>
        <c:crossAx val="64527744"/>
        <c:crosses val="autoZero"/>
        <c:auto val="1"/>
        <c:lblAlgn val="ctr"/>
        <c:lblOffset val="100"/>
      </c:catAx>
      <c:valAx>
        <c:axId val="64527744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 lang="en-US"/>
                </a:pPr>
                <a:r>
                  <a:rPr lang="en-US"/>
                  <a:t>RSSI</a:t>
                </a:r>
              </a:p>
            </c:rich>
          </c:tx>
        </c:title>
        <c:numFmt formatCode="General" sourceLinked="1"/>
        <c:tickLblPos val="nextTo"/>
        <c:txPr>
          <a:bodyPr/>
          <a:lstStyle/>
          <a:p>
            <a:pPr>
              <a:defRPr lang="en-US"/>
            </a:pPr>
            <a:endParaRPr lang="nl-BE"/>
          </a:p>
        </c:txPr>
        <c:crossAx val="61062528"/>
        <c:crosses val="autoZero"/>
        <c:crossBetween val="between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D12DC7-8431-41EA-99FF-36EE1D44F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844</Words>
  <Characters>4648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Poseidon</dc:creator>
  <cp:lastModifiedBy>Poseidon</cp:lastModifiedBy>
  <cp:revision>7</cp:revision>
  <dcterms:created xsi:type="dcterms:W3CDTF">2008-06-12T17:33:00Z</dcterms:created>
  <dcterms:modified xsi:type="dcterms:W3CDTF">2008-06-13T01:30:00Z</dcterms:modified>
</cp:coreProperties>
</file>